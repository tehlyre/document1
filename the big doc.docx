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E8B4" w14:textId="1E02760C" w:rsidR="00A3131A" w:rsidRDefault="00907529" w:rsidP="00907529">
      <w:pPr>
        <w:pStyle w:val="Title"/>
      </w:pPr>
      <w:r>
        <w:t>Document1: The Inner Workings</w:t>
      </w:r>
    </w:p>
    <w:p w14:paraId="01D32573" w14:textId="185E6955" w:rsidR="00D61D7C" w:rsidRDefault="0084274E" w:rsidP="00D61D7C">
      <w:pPr>
        <w:pStyle w:val="Heading1"/>
      </w:pPr>
      <w:r>
        <w:t>Game Manager</w:t>
      </w:r>
    </w:p>
    <w:p w14:paraId="23E7CD0F" w14:textId="526F1565" w:rsidR="00D61D7C" w:rsidRDefault="00D61D7C" w:rsidP="00D61D7C">
      <w:pPr>
        <w:pStyle w:val="Heading2"/>
      </w:pPr>
      <w:r>
        <w:t>Structure:</w:t>
      </w:r>
    </w:p>
    <w:p w14:paraId="723D3E29" w14:textId="5F45FA99" w:rsidR="0084274E" w:rsidRDefault="0084274E" w:rsidP="0084274E">
      <w:r>
        <w:t>Game (root, Node2D)</w:t>
      </w:r>
    </w:p>
    <w:p w14:paraId="44FB6C77" w14:textId="35D70D69" w:rsidR="0084274E" w:rsidRDefault="0084274E" w:rsidP="0084274E">
      <w:pPr>
        <w:pStyle w:val="ListParagraph"/>
        <w:numPr>
          <w:ilvl w:val="0"/>
          <w:numId w:val="2"/>
        </w:numPr>
      </w:pPr>
      <w:r>
        <w:t>container (level)</w:t>
      </w:r>
    </w:p>
    <w:p w14:paraId="6F10F7A2" w14:textId="6593E1D7" w:rsidR="0084274E" w:rsidRDefault="0084274E" w:rsidP="0084274E">
      <w:pPr>
        <w:pStyle w:val="ListParagraph"/>
        <w:numPr>
          <w:ilvl w:val="0"/>
          <w:numId w:val="2"/>
        </w:numPr>
      </w:pPr>
      <w:r>
        <w:t>hud (hud, CanvasLayer)</w:t>
      </w:r>
    </w:p>
    <w:p w14:paraId="519FBCC3" w14:textId="542FCDFC" w:rsidR="0084274E" w:rsidRDefault="0084274E" w:rsidP="0084274E">
      <w:pPr>
        <w:pStyle w:val="ListParagraph"/>
        <w:numPr>
          <w:ilvl w:val="0"/>
          <w:numId w:val="2"/>
        </w:numPr>
      </w:pPr>
      <w:r>
        <w:t>menuLayer (CanvasLayer)</w:t>
      </w:r>
    </w:p>
    <w:p w14:paraId="553236B5" w14:textId="16566529" w:rsidR="0084274E" w:rsidRDefault="0084274E" w:rsidP="0084274E">
      <w:pPr>
        <w:pStyle w:val="ListParagraph"/>
        <w:numPr>
          <w:ilvl w:val="1"/>
          <w:numId w:val="2"/>
        </w:numPr>
      </w:pPr>
      <w:r>
        <w:t>dialogueMenu (dialogueMenu)</w:t>
      </w:r>
    </w:p>
    <w:p w14:paraId="6D71F043" w14:textId="35AD58F0" w:rsidR="0084274E" w:rsidRDefault="0084274E" w:rsidP="0084274E">
      <w:pPr>
        <w:pStyle w:val="ListParagraph"/>
        <w:numPr>
          <w:ilvl w:val="1"/>
          <w:numId w:val="2"/>
        </w:numPr>
      </w:pPr>
      <w:r>
        <w:t>logMenu (logMenu)</w:t>
      </w:r>
    </w:p>
    <w:p w14:paraId="7DDFB161" w14:textId="78230A2C" w:rsidR="0084274E" w:rsidRDefault="0084274E" w:rsidP="0084274E">
      <w:pPr>
        <w:pStyle w:val="ListParagraph"/>
        <w:numPr>
          <w:ilvl w:val="1"/>
          <w:numId w:val="2"/>
        </w:numPr>
      </w:pPr>
      <w:r>
        <w:t>pauseMenu (pauseMenu)</w:t>
      </w:r>
    </w:p>
    <w:p w14:paraId="7F682F0C" w14:textId="515C8C04" w:rsidR="0084274E" w:rsidRDefault="0084274E" w:rsidP="0084274E">
      <w:pPr>
        <w:pStyle w:val="ListParagraph"/>
        <w:numPr>
          <w:ilvl w:val="1"/>
          <w:numId w:val="2"/>
        </w:numPr>
      </w:pPr>
      <w:r>
        <w:t>deathMenu (deathMenu)</w:t>
      </w:r>
    </w:p>
    <w:p w14:paraId="1868D288" w14:textId="5C5EEF75" w:rsidR="0084274E" w:rsidRDefault="0084274E" w:rsidP="0084274E">
      <w:pPr>
        <w:pStyle w:val="ListParagraph"/>
        <w:numPr>
          <w:ilvl w:val="1"/>
          <w:numId w:val="2"/>
        </w:numPr>
      </w:pPr>
      <w:r>
        <w:t>optionsMenu (optionsMenu)</w:t>
      </w:r>
    </w:p>
    <w:p w14:paraId="66EE3427" w14:textId="1B0DCC32" w:rsidR="0084274E" w:rsidRDefault="0084274E" w:rsidP="0084274E">
      <w:pPr>
        <w:pStyle w:val="ListParagraph"/>
        <w:numPr>
          <w:ilvl w:val="1"/>
          <w:numId w:val="2"/>
        </w:numPr>
      </w:pPr>
      <w:r>
        <w:t>chestMenu (chestMenu)</w:t>
      </w:r>
    </w:p>
    <w:p w14:paraId="137A0F83" w14:textId="40C90CAE" w:rsidR="0084274E" w:rsidRDefault="0084274E" w:rsidP="0084274E">
      <w:pPr>
        <w:pStyle w:val="ListParagraph"/>
        <w:numPr>
          <w:ilvl w:val="1"/>
          <w:numId w:val="2"/>
        </w:numPr>
      </w:pPr>
      <w:r>
        <w:t>mapMenu (mapMenu)</w:t>
      </w:r>
    </w:p>
    <w:p w14:paraId="7CDB4321" w14:textId="3A2793A4" w:rsidR="0084274E" w:rsidRDefault="0084274E" w:rsidP="0084274E">
      <w:pPr>
        <w:pStyle w:val="ListParagraph"/>
        <w:numPr>
          <w:ilvl w:val="0"/>
          <w:numId w:val="2"/>
        </w:numPr>
      </w:pPr>
      <w:r>
        <w:t>backgroundMusicPlayer (AudioStreamPlayer)</w:t>
      </w:r>
    </w:p>
    <w:p w14:paraId="142F1687" w14:textId="685C9F74" w:rsidR="0084274E" w:rsidRDefault="0084274E" w:rsidP="0084274E">
      <w:pPr>
        <w:pStyle w:val="Heading2"/>
      </w:pPr>
      <w:r>
        <w:t>Variables:</w:t>
      </w:r>
    </w:p>
    <w:p w14:paraId="3C5E0213" w14:textId="122FA90C" w:rsidR="0084274E" w:rsidRDefault="0084274E" w:rsidP="0084274E">
      <w:pPr>
        <w:pStyle w:val="Heading3"/>
      </w:pPr>
      <w:r>
        <w:t>Resources:</w:t>
      </w:r>
    </w:p>
    <w:p w14:paraId="73918C9A" w14:textId="3AA71D7E" w:rsidR="0084274E" w:rsidRDefault="0084274E" w:rsidP="0084274E">
      <w:r>
        <w:t>Control pausemenu: the pause menu, $menuLayer/pauseMenu</w:t>
      </w:r>
    </w:p>
    <w:p w14:paraId="25AEB81B" w14:textId="5C7058A4" w:rsidR="0084274E" w:rsidRDefault="0084274E" w:rsidP="0084274E">
      <w:r>
        <w:t>Control deathmenu: the death menu, $menuLayer/deathMenu</w:t>
      </w:r>
    </w:p>
    <w:p w14:paraId="5792D25F" w14:textId="473E8C2E" w:rsidR="0084274E" w:rsidRDefault="0084274E" w:rsidP="0084274E">
      <w:r>
        <w:t>Control chestmenu: the chest menu, $menuLayer/chestMenu</w:t>
      </w:r>
    </w:p>
    <w:p w14:paraId="5FD1B532" w14:textId="4A0566CA" w:rsidR="0084274E" w:rsidRDefault="0084274E" w:rsidP="0084274E">
      <w:r>
        <w:t>Control mapmenu: the map menu, $menuLayer/mapMenu</w:t>
      </w:r>
    </w:p>
    <w:p w14:paraId="56C76DF0" w14:textId="03FA8A02" w:rsidR="0084274E" w:rsidRDefault="0084274E" w:rsidP="0084274E">
      <w:r>
        <w:t>Control dialoguemenu: the dialogue menu, $menuLayer/dialogue_menu</w:t>
      </w:r>
    </w:p>
    <w:p w14:paraId="590805AD" w14:textId="0A2ECAFF" w:rsidR="0084274E" w:rsidRDefault="0084274E" w:rsidP="0084274E">
      <w:r>
        <w:t>Control logmenu: the dialogue log menu, $menuLayer/logMenu</w:t>
      </w:r>
    </w:p>
    <w:p w14:paraId="7DD0E10A" w14:textId="14DEB683" w:rsidR="0084274E" w:rsidRDefault="0084274E" w:rsidP="0084274E">
      <w:r>
        <w:t>Control mapmarkersroot: points to the map markers’ root node, used to detect the use of a stamp for teleportation, $menuLayer/mapMenu/Panel/map/markers</w:t>
      </w:r>
    </w:p>
    <w:p w14:paraId="11739E96" w14:textId="62C560E0" w:rsidR="0084274E" w:rsidRDefault="0084274E" w:rsidP="0084274E">
      <w:r>
        <w:t>Node2D triggerroot: points to the triggers’ root node in the container, used to detect the triggering of a cutscene et al., $container/Triggers</w:t>
      </w:r>
    </w:p>
    <w:p w14:paraId="3C98786E" w14:textId="71945673" w:rsidR="0084274E" w:rsidRDefault="0084274E" w:rsidP="0084274E">
      <w:r>
        <w:t>Player player: points to the player, $container/Durdan</w:t>
      </w:r>
    </w:p>
    <w:p w14:paraId="2B855A36" w14:textId="53842113" w:rsidR="004806BF" w:rsidRDefault="004806BF" w:rsidP="004806BF">
      <w:pPr>
        <w:pStyle w:val="Heading3"/>
        <w:rPr>
          <w:ins w:id="0" w:author="Microsoft Word" w:date="2025-11-30T00:05:00Z" w16du:dateUtc="2025-11-30T06:05:00Z"/>
        </w:rPr>
      </w:pPr>
      <w:ins w:id="1" w:author="Microsoft Word" w:date="2025-11-30T00:05:00Z" w16du:dateUtc="2025-11-30T06:05:00Z">
        <w:r>
          <w:lastRenderedPageBreak/>
          <w:t>Flag:</w:t>
        </w:r>
      </w:ins>
    </w:p>
    <w:p w14:paraId="014D0A3E" w14:textId="226B2BCE" w:rsidR="004806BF" w:rsidRDefault="004806BF" w:rsidP="004806BF">
      <w:pPr>
        <w:rPr>
          <w:ins w:id="2" w:author="Microsoft Word" w:date="2025-11-30T00:05:00Z" w16du:dateUtc="2025-11-30T06:05:00Z"/>
        </w:rPr>
      </w:pPr>
      <w:ins w:id="3" w:author="Microsoft Word" w:date="2025-11-30T00:05:00Z" w16du:dateUtc="2025-11-30T06:05:00Z">
        <w:r>
          <w:t>is_deleting_cutscene_trigger_on_end: true if the cutscene trigger that triggered the ongoing cutscene should delete itself after the cutscene ends.</w:t>
        </w:r>
      </w:ins>
    </w:p>
    <w:p w14:paraId="7E6ADA87" w14:textId="74A998FA" w:rsidR="00151A58" w:rsidRPr="004806BF" w:rsidRDefault="00151A58" w:rsidP="004806BF">
      <w:pPr>
        <w:rPr>
          <w:ins w:id="4" w:author="Microsoft Word" w:date="2025-11-30T00:05:00Z" w16du:dateUtc="2025-11-30T06:05:00Z"/>
        </w:rPr>
      </w:pPr>
      <w:ins w:id="5" w:author="Microsoft Word" w:date="2025-11-30T00:05:00Z" w16du:dateUtc="2025-11-30T06:05:00Z">
        <w:r>
          <w:t>is_game_paused: holds whether or not the game is currently paused.</w:t>
        </w:r>
      </w:ins>
    </w:p>
    <w:p w14:paraId="64926155" w14:textId="249455F5" w:rsidR="004806BF" w:rsidRDefault="004806BF" w:rsidP="004806BF">
      <w:pPr>
        <w:pStyle w:val="Heading3"/>
        <w:rPr>
          <w:ins w:id="6" w:author="Microsoft Word" w:date="2025-11-30T00:05:00Z" w16du:dateUtc="2025-11-30T06:05:00Z"/>
        </w:rPr>
      </w:pPr>
      <w:ins w:id="7" w:author="Microsoft Word" w:date="2025-11-30T00:05:00Z" w16du:dateUtc="2025-11-30T06:05:00Z">
        <w:r>
          <w:t>Status Variables:</w:t>
        </w:r>
      </w:ins>
    </w:p>
    <w:p w14:paraId="2D0CE107" w14:textId="4ADB0BF1" w:rsidR="004806BF" w:rsidRDefault="004806BF" w:rsidP="004806BF">
      <w:pPr>
        <w:rPr>
          <w:ins w:id="8" w:author="Microsoft Word" w:date="2025-11-30T00:05:00Z" w16du:dateUtc="2025-11-30T06:05:00Z"/>
        </w:rPr>
      </w:pPr>
      <w:ins w:id="9" w:author="Microsoft Word" w:date="2025-11-30T00:05:00Z" w16du:dateUtc="2025-11-30T06:05:00Z">
        <w:r>
          <w:t>MenuStates menu_state: holds what menu the character is in</w:t>
        </w:r>
      </w:ins>
    </w:p>
    <w:p w14:paraId="72C9CA93" w14:textId="2E703CED" w:rsidR="004806BF" w:rsidRDefault="004806BF" w:rsidP="004806BF">
      <w:pPr>
        <w:rPr>
          <w:ins w:id="10" w:author="Microsoft Word" w:date="2025-11-30T00:05:00Z" w16du:dateUtc="2025-11-30T06:05:00Z"/>
        </w:rPr>
      </w:pPr>
      <w:ins w:id="11" w:author="Microsoft Word" w:date="2025-11-30T00:05:00Z" w16du:dateUtc="2025-11-30T06:05:00Z">
        <w:r>
          <w:t>CutsceneTrigger current_cutscene_trigger:  holds the trigger that triggered the ongoing cutscene in order to possibly delete it.</w:t>
        </w:r>
      </w:ins>
    </w:p>
    <w:p w14:paraId="3E0A643C" w14:textId="3CAFBAA6" w:rsidR="004806BF" w:rsidRDefault="00151A58" w:rsidP="00151A58">
      <w:pPr>
        <w:pStyle w:val="Heading3"/>
        <w:rPr>
          <w:ins w:id="12" w:author="Microsoft Word" w:date="2025-11-30T00:05:00Z" w16du:dateUtc="2025-11-30T06:05:00Z"/>
        </w:rPr>
      </w:pPr>
      <w:ins w:id="13" w:author="Microsoft Word" w:date="2025-11-30T00:05:00Z" w16du:dateUtc="2025-11-30T06:05:00Z">
        <w:r>
          <w:t>Signals:</w:t>
        </w:r>
      </w:ins>
    </w:p>
    <w:p w14:paraId="66C0C7C1" w14:textId="77777777" w:rsidR="004D5C84" w:rsidRDefault="00151A58" w:rsidP="00151A58">
      <w:pPr>
        <w:rPr>
          <w:ins w:id="14" w:author="Microsoft Word" w:date="2025-11-30T00:05:00Z" w16du:dateUtc="2025-11-30T06:05:00Z"/>
        </w:rPr>
      </w:pPr>
      <w:ins w:id="15" w:author="Microsoft Word" w:date="2025-11-30T00:05:00Z" w16du:dateUtc="2025-11-30T06:05:00Z">
        <w:r>
          <w:t xml:space="preserve">sig_toggle_pause(is_paused : bool): sets whether or not the menu </w:t>
        </w:r>
        <w:r w:rsidR="004D5C84">
          <w:t>i</w:t>
        </w:r>
        <w:r>
          <w:t>s paused</w:t>
        </w:r>
        <w:r w:rsidR="004D5C84">
          <w:t>, used by the pause menu to show/hide</w:t>
        </w:r>
      </w:ins>
    </w:p>
    <w:p w14:paraId="2A517838" w14:textId="77777777" w:rsidR="004D5C84" w:rsidRDefault="004D5C84" w:rsidP="00151A58">
      <w:pPr>
        <w:rPr>
          <w:ins w:id="16" w:author="Microsoft Word" w:date="2025-11-30T00:05:00Z" w16du:dateUtc="2025-11-30T06:05:00Z"/>
        </w:rPr>
      </w:pPr>
      <w:ins w:id="17" w:author="Microsoft Word" w:date="2025-11-30T00:05:00Z" w16du:dateUtc="2025-11-30T06:05:00Z">
        <w:r>
          <w:t>sig_open_map(is_opening : bool, player_position : Vector2): sent when the map button is pressed and sends when the map is opening and closing. Used by the map menu to show/hide, which uses player_position to set the position of the player marker.</w:t>
        </w:r>
      </w:ins>
    </w:p>
    <w:p w14:paraId="74C6648A" w14:textId="77777777" w:rsidR="004D5C84" w:rsidRDefault="004D5C84" w:rsidP="004D5C84">
      <w:pPr>
        <w:pStyle w:val="Heading3"/>
        <w:rPr>
          <w:ins w:id="18" w:author="Microsoft Word" w:date="2025-11-30T00:05:00Z" w16du:dateUtc="2025-11-30T06:05:00Z"/>
        </w:rPr>
      </w:pPr>
      <w:ins w:id="19" w:author="Microsoft Word" w:date="2025-11-30T00:05:00Z" w16du:dateUtc="2025-11-30T06:05:00Z">
        <w:r>
          <w:t>Enums:</w:t>
        </w:r>
      </w:ins>
    </w:p>
    <w:p w14:paraId="09865F8D" w14:textId="77777777" w:rsidR="004D5C84" w:rsidRDefault="004D5C84" w:rsidP="004D5C84">
      <w:pPr>
        <w:rPr>
          <w:ins w:id="20" w:author="Microsoft Word" w:date="2025-11-30T00:05:00Z" w16du:dateUtc="2025-11-30T06:05:00Z"/>
        </w:rPr>
      </w:pPr>
      <w:ins w:id="21" w:author="Microsoft Word" w:date="2025-11-30T00:05:00Z" w16du:dateUtc="2025-11-30T06:05:00Z">
        <w:r>
          <w:t>MenuStates: All the possible states of menu the game can have:</w:t>
        </w:r>
      </w:ins>
    </w:p>
    <w:p w14:paraId="629A08D7" w14:textId="77777777" w:rsidR="004D5C84" w:rsidRDefault="004D5C84" w:rsidP="004D5C84">
      <w:pPr>
        <w:rPr>
          <w:ins w:id="22" w:author="Microsoft Word" w:date="2025-11-30T00:05:00Z" w16du:dateUtc="2025-11-30T06:05:00Z"/>
        </w:rPr>
      </w:pPr>
      <w:ins w:id="23" w:author="Microsoft Word" w:date="2025-11-30T00:05:00Z" w16du:dateUtc="2025-11-30T06:05:00Z">
        <w:r>
          <w:t>MENU_NONE, MENU_PAUSE, MENU_OPTIONS, MENU_DEATH, MENU_CHEST, MENU_MAP, MENU_DIALOGUE, MENU_LOG</w:t>
        </w:r>
      </w:ins>
    </w:p>
    <w:p w14:paraId="38E33F12" w14:textId="77777777" w:rsidR="004D5C84" w:rsidRDefault="004D5C84" w:rsidP="004D5C84">
      <w:pPr>
        <w:pStyle w:val="Heading2"/>
        <w:rPr>
          <w:ins w:id="24" w:author="Microsoft Word" w:date="2025-11-30T00:05:00Z" w16du:dateUtc="2025-11-30T06:05:00Z"/>
        </w:rPr>
      </w:pPr>
      <w:ins w:id="25" w:author="Microsoft Word" w:date="2025-11-30T00:05:00Z" w16du:dateUtc="2025-11-30T06:05:00Z">
        <w:r>
          <w:t>Functions:</w:t>
        </w:r>
      </w:ins>
    </w:p>
    <w:p w14:paraId="08818E9D" w14:textId="77777777" w:rsidR="004D5C84" w:rsidRDefault="004D5C84" w:rsidP="004D5C84">
      <w:pPr>
        <w:pStyle w:val="Heading3"/>
        <w:rPr>
          <w:ins w:id="26" w:author="Microsoft Word" w:date="2025-11-30T00:05:00Z" w16du:dateUtc="2025-11-30T06:05:00Z"/>
        </w:rPr>
      </w:pPr>
      <w:ins w:id="27" w:author="Microsoft Word" w:date="2025-11-30T00:05:00Z" w16du:dateUtc="2025-11-30T06:05:00Z">
        <w:r>
          <w:t>Signal Functions:</w:t>
        </w:r>
      </w:ins>
    </w:p>
    <w:p w14:paraId="2E3D0522" w14:textId="2887D8CA" w:rsidR="004D5C84" w:rsidRDefault="004D5C84" w:rsidP="004D5C84">
      <w:pPr>
        <w:rPr>
          <w:ins w:id="28" w:author="Microsoft Word" w:date="2025-11-30T00:05:00Z" w16du:dateUtc="2025-11-30T06:05:00Z"/>
        </w:rPr>
      </w:pPr>
      <w:ins w:id="29" w:author="Microsoft Word" w:date="2025-11-30T00:05:00Z" w16du:dateUtc="2025-11-30T06:05:00Z">
        <w:r>
          <w:t>_on_game_resume() (pausemenu.resume)</w:t>
        </w:r>
      </w:ins>
    </w:p>
    <w:p w14:paraId="007E2E01" w14:textId="0BF13BC8" w:rsidR="004D5C84" w:rsidRDefault="004D5C84" w:rsidP="004D5C84">
      <w:pPr>
        <w:rPr>
          <w:ins w:id="30" w:author="Microsoft Word" w:date="2025-11-30T00:05:00Z" w16du:dateUtc="2025-11-30T06:05:00Z"/>
        </w:rPr>
      </w:pPr>
      <w:ins w:id="31" w:author="Microsoft Word" w:date="2025-11-30T00:05:00Z" w16du:dateUtc="2025-11-30T06:05:00Z">
        <w:r>
          <w:t>_on_game_restart() (deathmenu.restart)</w:t>
        </w:r>
      </w:ins>
    </w:p>
    <w:p w14:paraId="2F65A0DC" w14:textId="2A52B0E8" w:rsidR="004D5C84" w:rsidRDefault="004D5C84" w:rsidP="004D5C84">
      <w:pPr>
        <w:rPr>
          <w:ins w:id="32" w:author="Microsoft Word" w:date="2025-11-30T00:05:00Z" w16du:dateUtc="2025-11-30T06:05:00Z"/>
        </w:rPr>
      </w:pPr>
      <w:ins w:id="33" w:author="Microsoft Word" w:date="2025-11-30T00:05:00Z" w16du:dateUtc="2025-11-30T06:05:00Z">
        <w:r>
          <w:t>_on_player_death() (player.sig_you_died)</w:t>
        </w:r>
      </w:ins>
    </w:p>
    <w:p w14:paraId="2A1CD06F" w14:textId="5275C4BB" w:rsidR="004D5C84" w:rsidRDefault="004D5C84" w:rsidP="004D5C84">
      <w:pPr>
        <w:rPr>
          <w:ins w:id="34" w:author="Microsoft Word" w:date="2025-11-30T00:05:00Z" w16du:dateUtc="2025-11-30T06:05:00Z"/>
        </w:rPr>
      </w:pPr>
      <w:ins w:id="35" w:author="Microsoft Word" w:date="2025-11-30T00:05:00Z" w16du:dateUtc="2025-11-30T06:05:00Z">
        <w:r>
          <w:t>_on_player_open_chest() (player.sig_open_chest)</w:t>
        </w:r>
      </w:ins>
    </w:p>
    <w:p w14:paraId="34F9CF5B" w14:textId="74FD2A2C" w:rsidR="004D5C84" w:rsidRDefault="004D5C84" w:rsidP="004D5C84">
      <w:pPr>
        <w:rPr>
          <w:ins w:id="36" w:author="Microsoft Word" w:date="2025-11-30T00:05:00Z" w16du:dateUtc="2025-11-30T06:05:00Z"/>
        </w:rPr>
      </w:pPr>
      <w:ins w:id="37" w:author="Microsoft Word" w:date="2025-11-30T00:05:00Z" w16du:dateUtc="2025-11-30T06:05:00Z">
        <w:r>
          <w:t>_on_change_inventory() (player.sig_change_inventory)</w:t>
        </w:r>
      </w:ins>
    </w:p>
    <w:p w14:paraId="7F5549A7" w14:textId="4814E9EF" w:rsidR="004D5C84" w:rsidRDefault="004D5C84" w:rsidP="004D5C84">
      <w:pPr>
        <w:rPr>
          <w:ins w:id="38" w:author="Microsoft Word" w:date="2025-11-30T00:05:00Z" w16du:dateUtc="2025-11-30T06:05:00Z"/>
        </w:rPr>
      </w:pPr>
      <w:ins w:id="39" w:author="Microsoft Word" w:date="2025-11-30T00:05:00Z" w16du:dateUtc="2025-11-30T06:05:00Z">
        <w:r>
          <w:t>_on_player_query_inventory() (player.sig_query_inventory)</w:t>
        </w:r>
      </w:ins>
    </w:p>
    <w:p w14:paraId="302D7BD8" w14:textId="55D0047E" w:rsidR="004D5C84" w:rsidRDefault="004D5C84" w:rsidP="004D5C84">
      <w:pPr>
        <w:rPr>
          <w:ins w:id="40" w:author="Microsoft Word" w:date="2025-11-30T00:05:00Z" w16du:dateUtc="2025-11-30T06:05:00Z"/>
        </w:rPr>
      </w:pPr>
      <w:ins w:id="41" w:author="Microsoft Word" w:date="2025-11-30T00:05:00Z" w16du:dateUtc="2025-11-30T06:05:00Z">
        <w:r>
          <w:t>_on_player_change_health() (player.sig_set_healthbar)</w:t>
        </w:r>
      </w:ins>
    </w:p>
    <w:p w14:paraId="6E745DEF" w14:textId="1DDA7CA3" w:rsidR="004D5C84" w:rsidRDefault="004D5C84" w:rsidP="004D5C84">
      <w:pPr>
        <w:rPr>
          <w:ins w:id="42" w:author="Microsoft Word" w:date="2025-11-30T00:05:00Z" w16du:dateUtc="2025-11-30T06:05:00Z"/>
        </w:rPr>
      </w:pPr>
      <w:ins w:id="43" w:author="Microsoft Word" w:date="2025-11-30T00:05:00Z" w16du:dateUtc="2025-11-30T06:05:00Z">
        <w:r>
          <w:t>_on_teleportation() (mapmarkersroot.teleportation)</w:t>
        </w:r>
      </w:ins>
    </w:p>
    <w:p w14:paraId="4C8A67FC" w14:textId="77777777" w:rsidR="004D5C84" w:rsidRDefault="004D5C84" w:rsidP="004D5C84">
      <w:pPr>
        <w:rPr>
          <w:ins w:id="44" w:author="Microsoft Word" w:date="2025-11-30T00:05:00Z" w16du:dateUtc="2025-11-30T06:05:00Z"/>
        </w:rPr>
      </w:pPr>
      <w:ins w:id="45" w:author="Microsoft Word" w:date="2025-11-30T00:05:00Z" w16du:dateUtc="2025-11-30T06:05:00Z">
        <w:r>
          <w:lastRenderedPageBreak/>
          <w:t>_on_cutscene_trigger() (triggerroot.cutscene_triggered)</w:t>
        </w:r>
      </w:ins>
    </w:p>
    <w:p w14:paraId="36A5DC08" w14:textId="5214F75D" w:rsidR="00151A58" w:rsidRPr="00151A58" w:rsidRDefault="004D5C84" w:rsidP="004D5C84">
      <w:pPr>
        <w:rPr>
          <w:ins w:id="46" w:author="Microsoft Word" w:date="2025-11-30T00:05:00Z" w16du:dateUtc="2025-11-30T06:05:00Z"/>
        </w:rPr>
      </w:pPr>
      <w:ins w:id="47" w:author="Microsoft Word" w:date="2025-11-30T00:05:00Z" w16du:dateUtc="2025-11-30T06:05:00Z">
        <w:r>
          <w:t xml:space="preserve">_on_cutscene_end() (dialoguemenu.cutscene_ended </w:t>
        </w:r>
        <w:r w:rsidR="00151A58">
          <w:t xml:space="preserve"> </w:t>
        </w:r>
      </w:ins>
    </w:p>
    <w:p w14:paraId="5A9A3C43" w14:textId="22323400" w:rsidR="00907529" w:rsidRDefault="00907529" w:rsidP="00907529">
      <w:pPr>
        <w:pStyle w:val="Heading1"/>
      </w:pPr>
      <w:r>
        <w:t>Player</w:t>
      </w:r>
    </w:p>
    <w:p w14:paraId="78A3C42F" w14:textId="5D9976F1" w:rsidR="00907529" w:rsidRPr="00907529" w:rsidRDefault="00907529" w:rsidP="00907529">
      <w:pPr>
        <w:pStyle w:val="Heading2"/>
      </w:pPr>
      <w:r w:rsidRPr="00907529">
        <w:t>Implements:</w:t>
      </w:r>
    </w:p>
    <w:p w14:paraId="160299CB" w14:textId="2D19775E" w:rsidR="00907529" w:rsidRDefault="00907529" w:rsidP="00907529">
      <w:r>
        <w:t>Sprite: res://assets/textures/duuuururrurrdan.png</w:t>
      </w:r>
    </w:p>
    <w:p w14:paraId="72C7B826" w14:textId="099826A4" w:rsidR="00907529" w:rsidRDefault="00907529" w:rsidP="00907529">
      <w:r>
        <w:t>Scene: res://scenes/Characters/durdan.tscn</w:t>
      </w:r>
    </w:p>
    <w:p w14:paraId="342F2836" w14:textId="2523832E" w:rsidR="00907529" w:rsidRDefault="00907529" w:rsidP="00907529">
      <w:r>
        <w:t>Script: res://scripts/durdan.gd</w:t>
      </w:r>
    </w:p>
    <w:p w14:paraId="7901A318" w14:textId="7C29630C" w:rsidR="00907529" w:rsidRDefault="00907529" w:rsidP="00907529">
      <w:pPr>
        <w:pStyle w:val="Heading2"/>
      </w:pPr>
      <w:r>
        <w:t>Structure:</w:t>
      </w:r>
    </w:p>
    <w:p w14:paraId="05F38495" w14:textId="6C566EEC" w:rsidR="00907529" w:rsidRDefault="00907529" w:rsidP="00907529">
      <w:r>
        <w:t>Player (root, CharacterBody2D)</w:t>
      </w:r>
    </w:p>
    <w:p w14:paraId="1AFEEBCC" w14:textId="10B0AEC1" w:rsidR="00907529" w:rsidRDefault="00907529" w:rsidP="00907529">
      <w:pPr>
        <w:pStyle w:val="ListParagraph"/>
        <w:numPr>
          <w:ilvl w:val="0"/>
          <w:numId w:val="1"/>
        </w:numPr>
      </w:pPr>
      <w:r>
        <w:t>areaInteraction (area2D)</w:t>
      </w:r>
    </w:p>
    <w:p w14:paraId="06F0722A" w14:textId="385507AA" w:rsidR="00907529" w:rsidRDefault="00907529" w:rsidP="00907529">
      <w:pPr>
        <w:pStyle w:val="ListParagraph"/>
        <w:numPr>
          <w:ilvl w:val="1"/>
          <w:numId w:val="1"/>
        </w:numPr>
      </w:pPr>
      <w:r>
        <w:t>areaInteractionCollider (CollisionShape2D, set to circle)</w:t>
      </w:r>
    </w:p>
    <w:p w14:paraId="61B9EBFA" w14:textId="28F9BF5E" w:rsidR="00907529" w:rsidRDefault="00907529" w:rsidP="00907529">
      <w:pPr>
        <w:pStyle w:val="ListParagraph"/>
        <w:numPr>
          <w:ilvl w:val="0"/>
          <w:numId w:val="1"/>
        </w:numPr>
      </w:pPr>
      <w:r>
        <w:t>durdanSprite (sprite2D)</w:t>
      </w:r>
    </w:p>
    <w:p w14:paraId="7F36EC1E" w14:textId="4D341679" w:rsidR="00907529" w:rsidRDefault="00907529" w:rsidP="00907529">
      <w:pPr>
        <w:pStyle w:val="ListParagraph"/>
        <w:numPr>
          <w:ilvl w:val="0"/>
          <w:numId w:val="1"/>
        </w:numPr>
      </w:pPr>
      <w:r>
        <w:t>neutralSpecial (Gun)</w:t>
      </w:r>
    </w:p>
    <w:p w14:paraId="0D053F70" w14:textId="7010C43F" w:rsidR="00907529" w:rsidRDefault="00907529" w:rsidP="00907529">
      <w:pPr>
        <w:pStyle w:val="ListParagraph"/>
        <w:numPr>
          <w:ilvl w:val="0"/>
          <w:numId w:val="1"/>
        </w:numPr>
      </w:pPr>
      <w:r>
        <w:t>playerCollider (CollisionShape2D, set to circle)</w:t>
      </w:r>
    </w:p>
    <w:p w14:paraId="5FB6024B" w14:textId="45C6C81B" w:rsidR="00907529" w:rsidRDefault="00907529" w:rsidP="00907529">
      <w:pPr>
        <w:pStyle w:val="Heading2"/>
      </w:pPr>
      <w:r>
        <w:t>Variables:</w:t>
      </w:r>
    </w:p>
    <w:p w14:paraId="549CD571" w14:textId="3893BFBF" w:rsidR="00470272" w:rsidRDefault="00470272" w:rsidP="00470272">
      <w:pPr>
        <w:pStyle w:val="Heading3"/>
      </w:pPr>
      <w:r>
        <w:t>Constants:</w:t>
      </w:r>
    </w:p>
    <w:p w14:paraId="22964971" w14:textId="2CD53D3A" w:rsidR="00470272" w:rsidRDefault="00470272" w:rsidP="00470272">
      <w:r>
        <w:t>THETA: empirically discovered number that nearly perfects gun adjustment. Not perfect.</w:t>
      </w:r>
    </w:p>
    <w:p w14:paraId="486509C8" w14:textId="35A12FB4" w:rsidR="00470272" w:rsidRDefault="00470272" w:rsidP="00470272">
      <w:r>
        <w:t>MAX_SPEED: the maximum speed of the player at standard temperature and pressure.</w:t>
      </w:r>
    </w:p>
    <w:p w14:paraId="0F062CC3" w14:textId="27456037" w:rsidR="00470272" w:rsidRPr="00470272" w:rsidRDefault="00470272" w:rsidP="00470272">
      <w:r>
        <w:t>ACCELERATION: the acceleration of the player at standard temperature and pressure</w:t>
      </w:r>
    </w:p>
    <w:p w14:paraId="36637B12" w14:textId="1265FA22" w:rsidR="00907529" w:rsidRPr="00D6741F" w:rsidRDefault="00907529" w:rsidP="00D6741F">
      <w:pPr>
        <w:pStyle w:val="Heading3"/>
      </w:pPr>
      <w:r w:rsidRPr="00D6741F">
        <w:t>Flags:</w:t>
      </w:r>
    </w:p>
    <w:p w14:paraId="453B2257" w14:textId="6200D4AF" w:rsidR="00907529" w:rsidRDefault="00907529" w:rsidP="00D61D7C">
      <w:r>
        <w:t>is_in_goo: true when the player is in goo</w:t>
      </w:r>
      <w:r w:rsidR="00470272">
        <w:t>, cue to slow speed/acceleration</w:t>
      </w:r>
      <w:r>
        <w:t>.</w:t>
      </w:r>
    </w:p>
    <w:p w14:paraId="609844E3" w14:textId="565C27AB" w:rsidR="00907529" w:rsidRDefault="00470272" w:rsidP="00907529">
      <w:r>
        <w:t>is_using_mouse: true when the mouse has been moved, cue to face the cursor.</w:t>
      </w:r>
    </w:p>
    <w:p w14:paraId="1DC0291F" w14:textId="515A20AA" w:rsidR="00470272" w:rsidRDefault="00470272" w:rsidP="00907529">
      <w:r>
        <w:t>is_sprinting: true when shift is being pressed, cue to increase speed/acceleration (does not work.)</w:t>
      </w:r>
    </w:p>
    <w:p w14:paraId="73FB4CC6" w14:textId="60BA36D4" w:rsidR="00470272" w:rsidRDefault="00470272" w:rsidP="00907529">
      <w:r>
        <w:t>is_moving_over:  true when a large object has pushed the player a little over, cue to temporarily disable normal movement to get pushed.</w:t>
      </w:r>
    </w:p>
    <w:p w14:paraId="5519737B" w14:textId="15C8EDA6" w:rsidR="00470272" w:rsidRDefault="00470272" w:rsidP="00907529">
      <w:r>
        <w:lastRenderedPageBreak/>
        <w:t>is_moving_flipped: true or false depending on which way the object pushing the player is pushing the player.</w:t>
      </w:r>
    </w:p>
    <w:p w14:paraId="47460B49" w14:textId="2C8BF3F1" w:rsidR="00D6741F" w:rsidRDefault="00D6741F" w:rsidP="00907529">
      <w:r>
        <w:t>is_cutscene_running: true when the dialog menu is being used and/or a cutscene is occurring, cues to cease all movement.</w:t>
      </w:r>
    </w:p>
    <w:p w14:paraId="40758683" w14:textId="45D8C407" w:rsidR="00D6741F" w:rsidRDefault="00D6741F" w:rsidP="00D6741F">
      <w:pPr>
        <w:pStyle w:val="Heading3"/>
      </w:pPr>
      <w:r>
        <w:t>Status Variables:</w:t>
      </w:r>
    </w:p>
    <w:p w14:paraId="1957A89D" w14:textId="3F18CAB9" w:rsidR="00D6741F" w:rsidRDefault="00D6741F" w:rsidP="00D6741F">
      <w:r>
        <w:t>float current_max_speed: holds the current max speed after adjusting for the environment/sprinting.</w:t>
      </w:r>
    </w:p>
    <w:p w14:paraId="2F6D5196" w14:textId="0739EBFE" w:rsidR="00D6741F" w:rsidRDefault="00D6741F" w:rsidP="00D6741F">
      <w:r>
        <w:t>float current_acceleration: holds the current acceleration after adjusting for the environment/sprinting.</w:t>
      </w:r>
    </w:p>
    <w:p w14:paraId="0E41C77F" w14:textId="1FFE61AB" w:rsidR="00D6741F" w:rsidRDefault="00D6741F" w:rsidP="00D6741F">
      <w:r>
        <w:t>int health: holds the current health of the player.</w:t>
      </w:r>
    </w:p>
    <w:p w14:paraId="57C1AC0E" w14:textId="082B6F4D" w:rsidR="00D6741F" w:rsidRDefault="00D6741F" w:rsidP="00D6741F">
      <w:r>
        <w:t>Array[Interactable] interactables: holds all interactables within the interactable collision of the player.</w:t>
      </w:r>
    </w:p>
    <w:p w14:paraId="5AC1DE06" w14:textId="7F1C69A7" w:rsidR="00D6741F" w:rsidRDefault="00D6741F" w:rsidP="00D6741F">
      <w:r>
        <w:t>float movin_rotation: the direction to push the player if a large object is doing that.</w:t>
      </w:r>
    </w:p>
    <w:p w14:paraId="5A88E0C1" w14:textId="7A0D0EE1" w:rsidR="00D6741F" w:rsidRDefault="00D6741F" w:rsidP="00D61D7C">
      <w:r>
        <w:t>float previous_rotation: the direction the player was facing the last frame, just in case the mouse is directly on top of the player.</w:t>
      </w:r>
    </w:p>
    <w:p w14:paraId="484ADF27" w14:textId="40A00E05" w:rsidR="0032107C" w:rsidRDefault="0032107C" w:rsidP="00D6741F">
      <w:r>
        <w:t>Dictionary inventory: stores the inventory of the player when queried by the player.</w:t>
      </w:r>
    </w:p>
    <w:p w14:paraId="62DCE2D3" w14:textId="50FA1E16" w:rsidR="0084274E" w:rsidRDefault="00F87951" w:rsidP="0084274E">
      <w:r>
        <w:t xml:space="preserve">int </w:t>
      </w:r>
      <w:r w:rsidR="00D61D7C">
        <w:t>cutscene_firing_buffer</w:t>
      </w:r>
      <w:r>
        <w:t>: Used to buffer one hit so a bullet isn’t automatically fired at the end of a cutscene. If it is nonzero, a bullet will not fire.</w:t>
      </w:r>
    </w:p>
    <w:p w14:paraId="331CAAC2" w14:textId="54EC1CA8" w:rsidR="00D6741F" w:rsidRDefault="00D6741F" w:rsidP="00D61D7C">
      <w:pPr>
        <w:pStyle w:val="Heading3"/>
      </w:pPr>
      <w:r>
        <w:t>Resources:</w:t>
      </w:r>
    </w:p>
    <w:p w14:paraId="07A1F09D" w14:textId="64BB5D2B" w:rsidR="00D6741F" w:rsidRDefault="00D6741F" w:rsidP="00D6741F">
      <w:r>
        <w:t>Gun gun: the gun, $neutralSpecial</w:t>
      </w:r>
    </w:p>
    <w:p w14:paraId="58A68107" w14:textId="11FACEE3" w:rsidR="00FA5B70" w:rsidRDefault="00FA5B70" w:rsidP="00FA5B70">
      <w:pPr>
        <w:pStyle w:val="Heading3"/>
      </w:pPr>
      <w:r>
        <w:t>Signals:</w:t>
      </w:r>
    </w:p>
    <w:p w14:paraId="63863188" w14:textId="5AFCD4FD" w:rsidR="00FA5B70" w:rsidRDefault="00FA5B70" w:rsidP="00FA5B70">
      <w:r>
        <w:t>sig_you_died(): called when the player’s health is brought to zero or less.</w:t>
      </w:r>
    </w:p>
    <w:p w14:paraId="5C5FDC94" w14:textId="2067BC18" w:rsidR="00FA5B70" w:rsidRDefault="00FA5B70" w:rsidP="00FA5B70">
      <w:pPr>
        <w:pStyle w:val="ListParagraph"/>
        <w:numPr>
          <w:ilvl w:val="0"/>
          <w:numId w:val="1"/>
        </w:numPr>
      </w:pPr>
      <w:r>
        <w:t>Used by the game to serve the death menu</w:t>
      </w:r>
    </w:p>
    <w:p w14:paraId="4B5379C2" w14:textId="4E106D9E" w:rsidR="00FA5B70" w:rsidRDefault="00FA5B70" w:rsidP="00FA5B70">
      <w:r>
        <w:t>sig_open_chest(Chest chest): called when the player opens a chest.</w:t>
      </w:r>
    </w:p>
    <w:p w14:paraId="220B729A" w14:textId="35F0FBE8" w:rsidR="00FA5B70" w:rsidRDefault="00FA5B70" w:rsidP="00FA5B70">
      <w:pPr>
        <w:pStyle w:val="ListParagraph"/>
        <w:numPr>
          <w:ilvl w:val="0"/>
          <w:numId w:val="1"/>
        </w:numPr>
      </w:pPr>
      <w:r>
        <w:t xml:space="preserve">Used by the game to </w:t>
      </w:r>
      <w:r w:rsidR="0032107C">
        <w:t>edit the inventory</w:t>
      </w:r>
    </w:p>
    <w:p w14:paraId="077A3F85" w14:textId="076E1AFE" w:rsidR="00FA5B70" w:rsidRDefault="00FA5B70" w:rsidP="00FA5B70">
      <w:pPr>
        <w:pStyle w:val="ListParagraph"/>
        <w:numPr>
          <w:ilvl w:val="0"/>
          <w:numId w:val="1"/>
        </w:numPr>
      </w:pPr>
      <w:r>
        <w:t xml:space="preserve">Used by the chest </w:t>
      </w:r>
      <w:r w:rsidR="0032107C">
        <w:t>to serve itself</w:t>
      </w:r>
    </w:p>
    <w:p w14:paraId="0D16770F" w14:textId="70FF5E1B" w:rsidR="0032107C" w:rsidRDefault="0032107C" w:rsidP="0032107C">
      <w:r>
        <w:t>sig_open_door(int doorID): called when the player opens a door.</w:t>
      </w:r>
    </w:p>
    <w:p w14:paraId="7476C6B7" w14:textId="3FB98084" w:rsidR="00D6741F" w:rsidRDefault="0032107C" w:rsidP="0032107C">
      <w:pPr>
        <w:pStyle w:val="ListParagraph"/>
        <w:numPr>
          <w:ilvl w:val="0"/>
          <w:numId w:val="1"/>
        </w:numPr>
      </w:pPr>
      <w:r>
        <w:t>Useless</w:t>
      </w:r>
    </w:p>
    <w:p w14:paraId="4936C43F" w14:textId="7DC700E9" w:rsidR="0032107C" w:rsidRDefault="0032107C" w:rsidP="0032107C">
      <w:r>
        <w:lastRenderedPageBreak/>
        <w:t>sig_change_inventory(String item, int float): called when the player needs to change the inventory itself (usually when opening doors, etc.)</w:t>
      </w:r>
    </w:p>
    <w:p w14:paraId="44179E03" w14:textId="4BFAA1DF" w:rsidR="0032107C" w:rsidRDefault="0032107C" w:rsidP="0032107C">
      <w:pPr>
        <w:pStyle w:val="ListParagraph"/>
        <w:numPr>
          <w:ilvl w:val="0"/>
          <w:numId w:val="1"/>
        </w:numPr>
      </w:pPr>
      <w:r>
        <w:t>Used by the game to edit the inventory.</w:t>
      </w:r>
    </w:p>
    <w:p w14:paraId="2923F515" w14:textId="1CA73DDF" w:rsidR="0032107C" w:rsidRDefault="0032107C" w:rsidP="0032107C">
      <w:r>
        <w:t>sig_query_inventory(): called when the player needs to reference the inventory (usually when checking if there is a key to open a door, etc.)</w:t>
      </w:r>
    </w:p>
    <w:p w14:paraId="51E52774" w14:textId="020A4181" w:rsidR="0032107C" w:rsidRDefault="0032107C" w:rsidP="0032107C">
      <w:pPr>
        <w:pStyle w:val="ListParagraph"/>
        <w:numPr>
          <w:ilvl w:val="0"/>
          <w:numId w:val="1"/>
        </w:numPr>
      </w:pPr>
      <w:r>
        <w:t>Used by the game to send the inventory to the player and store it in the inventory variable.</w:t>
      </w:r>
    </w:p>
    <w:p w14:paraId="6307DFFE" w14:textId="56C1EC3C" w:rsidR="0032107C" w:rsidRDefault="0032107C" w:rsidP="0032107C">
      <w:r>
        <w:t>sig_set_healthbar(float health): called when the player takes damage or heals.</w:t>
      </w:r>
    </w:p>
    <w:p w14:paraId="10E95E72" w14:textId="3C1725FD" w:rsidR="0032107C" w:rsidRDefault="0032107C" w:rsidP="0032107C">
      <w:pPr>
        <w:pStyle w:val="ListParagraph"/>
        <w:numPr>
          <w:ilvl w:val="0"/>
          <w:numId w:val="1"/>
        </w:numPr>
      </w:pPr>
      <w:r>
        <w:t>Used by the game to set the hud health bar to whatever the player’s actual health is.</w:t>
      </w:r>
    </w:p>
    <w:p w14:paraId="66B2E848" w14:textId="177ACB68" w:rsidR="0032107C" w:rsidRDefault="0032107C" w:rsidP="0032107C">
      <w:pPr>
        <w:pStyle w:val="Heading2"/>
      </w:pPr>
      <w:r>
        <w:t>Functions:</w:t>
      </w:r>
    </w:p>
    <w:p w14:paraId="34A69033" w14:textId="009D097B" w:rsidR="0032107C" w:rsidRDefault="0032107C" w:rsidP="0032107C">
      <w:pPr>
        <w:pStyle w:val="Heading3"/>
      </w:pPr>
      <w:r>
        <w:t>Signal Functions:</w:t>
      </w:r>
    </w:p>
    <w:p w14:paraId="38030EB0" w14:textId="0DAEB44D" w:rsidR="0032107C" w:rsidRDefault="0032107C" w:rsidP="0032107C">
      <w:r>
        <w:t>void  _on_interaction_area_area_entered(Area2D area) ($interactionArea.area_entered):</w:t>
      </w:r>
    </w:p>
    <w:p w14:paraId="472A4CEF" w14:textId="07E73AC7" w:rsidR="0032107C" w:rsidRDefault="0032107C" w:rsidP="0032107C">
      <w:pPr>
        <w:pStyle w:val="ListParagraph"/>
        <w:numPr>
          <w:ilvl w:val="0"/>
          <w:numId w:val="1"/>
        </w:numPr>
      </w:pPr>
      <w:r>
        <w:t>Adds the interactable referenced by area to the list of interactables to interact with.</w:t>
      </w:r>
    </w:p>
    <w:p w14:paraId="3CD64AC9" w14:textId="4ED1ABD3" w:rsidR="0032107C" w:rsidRDefault="0032107C" w:rsidP="0032107C">
      <w:r>
        <w:t>void  _on_interaction_area_area_exited(Area2D area) ($interactionArea.area_entered):</w:t>
      </w:r>
    </w:p>
    <w:p w14:paraId="1214DE6D" w14:textId="2BCA6EBE" w:rsidR="0032107C" w:rsidRDefault="0032107C" w:rsidP="0032107C">
      <w:pPr>
        <w:pStyle w:val="ListParagraph"/>
        <w:numPr>
          <w:ilvl w:val="0"/>
          <w:numId w:val="1"/>
        </w:numPr>
      </w:pPr>
      <w:r>
        <w:t>Removes the interactable referenced by area to the list of interactables to interact with.</w:t>
      </w:r>
    </w:p>
    <w:p w14:paraId="01A5C1EB" w14:textId="7106CF42" w:rsidR="0032107C" w:rsidRDefault="0063090E" w:rsidP="0063090E">
      <w:pPr>
        <w:pStyle w:val="Heading3"/>
      </w:pPr>
      <w:r>
        <w:t>Input:</w:t>
      </w:r>
    </w:p>
    <w:p w14:paraId="6AA66775" w14:textId="24639EB8" w:rsidR="0032107C" w:rsidRDefault="0063090E" w:rsidP="0063090E">
      <w:pPr>
        <w:pStyle w:val="ListParagraph"/>
        <w:numPr>
          <w:ilvl w:val="0"/>
          <w:numId w:val="1"/>
        </w:numPr>
      </w:pPr>
      <w:r>
        <w:t>Keypresses or mouse button presses enable the use of the mouse and turn on is_using_mouse</w:t>
      </w:r>
    </w:p>
    <w:p w14:paraId="7399B058" w14:textId="542FD3B3" w:rsidR="0063090E" w:rsidRDefault="0063090E" w:rsidP="0063090E">
      <w:pPr>
        <w:pStyle w:val="ListParagraph"/>
        <w:numPr>
          <w:ilvl w:val="0"/>
          <w:numId w:val="1"/>
        </w:numPr>
      </w:pPr>
      <w:r>
        <w:t>Joypad presses or motion disables the use of the mouse and turns off is_using_mouse.</w:t>
      </w:r>
    </w:p>
    <w:p w14:paraId="33E8C100" w14:textId="1F88970F" w:rsidR="0063090E" w:rsidRDefault="0063090E" w:rsidP="0063090E">
      <w:pPr>
        <w:pStyle w:val="ListParagraph"/>
        <w:numPr>
          <w:ilvl w:val="0"/>
          <w:numId w:val="1"/>
        </w:numPr>
      </w:pPr>
      <w:r>
        <w:t>“interact” (space) with a non empty interactable:</w:t>
      </w:r>
    </w:p>
    <w:p w14:paraId="6CD8F106" w14:textId="2466F01E" w:rsidR="0063090E" w:rsidRDefault="0063090E" w:rsidP="0063090E">
      <w:pPr>
        <w:pStyle w:val="ListParagraph"/>
        <w:numPr>
          <w:ilvl w:val="1"/>
          <w:numId w:val="1"/>
        </w:numPr>
      </w:pPr>
      <w:r>
        <w:t>If it is a chest, the chest is set to open and sig_open_chest is emitted</w:t>
      </w:r>
    </w:p>
    <w:p w14:paraId="2768EDC2" w14:textId="08B8C453" w:rsidR="0063090E" w:rsidRDefault="0063090E" w:rsidP="0063090E">
      <w:pPr>
        <w:pStyle w:val="ListParagraph"/>
        <w:numPr>
          <w:ilvl w:val="1"/>
          <w:numId w:val="1"/>
        </w:numPr>
      </w:pPr>
      <w:r>
        <w:t>If it is a door and there is a nonzero number of keys in the inventory, the door is set to open, sig_open_door is emitted, and sig_change_inventory is called to reduce the number of keys by one.</w:t>
      </w:r>
    </w:p>
    <w:p w14:paraId="2BA35425" w14:textId="56B923A4" w:rsidR="0063090E" w:rsidRDefault="0063090E" w:rsidP="0063090E">
      <w:pPr>
        <w:pStyle w:val="ListParagraph"/>
        <w:numPr>
          <w:ilvl w:val="0"/>
          <w:numId w:val="1"/>
        </w:numPr>
      </w:pPr>
      <w:r>
        <w:t>“sprint” (left shift) is pressed and sprinting is not happening:</w:t>
      </w:r>
    </w:p>
    <w:p w14:paraId="6A673F69" w14:textId="392B2B46" w:rsidR="0063090E" w:rsidRDefault="0063090E" w:rsidP="0063090E">
      <w:pPr>
        <w:pStyle w:val="ListParagraph"/>
        <w:numPr>
          <w:ilvl w:val="1"/>
          <w:numId w:val="1"/>
        </w:numPr>
      </w:pPr>
      <w:r>
        <w:t>Sprinting is set to true and current_max_speed and current_acceleration are doubled to that of their corresponding constants</w:t>
      </w:r>
    </w:p>
    <w:p w14:paraId="3E1FDDC2" w14:textId="52AAA48B" w:rsidR="0063090E" w:rsidRDefault="0063090E" w:rsidP="0063090E">
      <w:pPr>
        <w:pStyle w:val="ListParagraph"/>
        <w:numPr>
          <w:ilvl w:val="0"/>
          <w:numId w:val="1"/>
        </w:numPr>
      </w:pPr>
      <w:r>
        <w:t>“sprint” (left shift) is released and sprinting is happening:</w:t>
      </w:r>
    </w:p>
    <w:p w14:paraId="354CCE02" w14:textId="3E462F5A" w:rsidR="0063090E" w:rsidRDefault="0063090E" w:rsidP="0063090E">
      <w:pPr>
        <w:pStyle w:val="ListParagraph"/>
        <w:numPr>
          <w:ilvl w:val="1"/>
          <w:numId w:val="1"/>
        </w:numPr>
      </w:pPr>
      <w:r>
        <w:t>Sprinting is set to true and current_max_speed and current_acceleration are returned to normal.</w:t>
      </w:r>
    </w:p>
    <w:p w14:paraId="220B2C8A" w14:textId="567B5A27" w:rsidR="0063090E" w:rsidRDefault="0063090E" w:rsidP="0063090E">
      <w:pPr>
        <w:pStyle w:val="Heading3"/>
      </w:pPr>
      <w:r>
        <w:lastRenderedPageBreak/>
        <w:t>Thingy Functions</w:t>
      </w:r>
    </w:p>
    <w:p w14:paraId="6EF234AF" w14:textId="787E3478" w:rsidR="007E27DD" w:rsidRDefault="007E27DD" w:rsidP="007E27DD">
      <w:r>
        <w:t>void thingy_damage(damage): handles all damage from all sources. Sets health to proper setting, then sets the healthbar using sig_set_healthbar. Sends sig_you_died if health drops below 0.</w:t>
      </w:r>
    </w:p>
    <w:p w14:paraId="7FCF6B7E" w14:textId="2C57CB49" w:rsidR="007E27DD" w:rsidRDefault="007E27DD" w:rsidP="007E27DD">
      <w:r>
        <w:t>void thingy_hazard(): currently only halves max speed when in goo.</w:t>
      </w:r>
    </w:p>
    <w:p w14:paraId="0DC56B6C" w14:textId="21823092" w:rsidR="007E27DD" w:rsidRDefault="007E27DD" w:rsidP="007E27DD">
      <w:r>
        <w:t>void thingy_velocity: calculates the velocity of the player depending on circumstances:</w:t>
      </w:r>
    </w:p>
    <w:p w14:paraId="5610A4F6" w14:textId="4C96DE1E" w:rsidR="007E27DD" w:rsidRDefault="007E27DD" w:rsidP="007E27DD">
      <w:pPr>
        <w:pStyle w:val="ListParagraph"/>
        <w:numPr>
          <w:ilvl w:val="0"/>
          <w:numId w:val="1"/>
        </w:numPr>
      </w:pPr>
      <w:r>
        <w:t>If the player is not holding onto any arrow keys, velocity will decelerate by a little less than acceleration until it reaches zero.</w:t>
      </w:r>
    </w:p>
    <w:p w14:paraId="2ACC1FBB" w14:textId="6169818B" w:rsidR="007E27DD" w:rsidRDefault="007E27DD" w:rsidP="007E27DD">
      <w:pPr>
        <w:pStyle w:val="ListParagraph"/>
        <w:numPr>
          <w:ilvl w:val="0"/>
          <w:numId w:val="1"/>
        </w:numPr>
      </w:pPr>
      <w:r>
        <w:t>If the player is holding onto an arrow key:</w:t>
      </w:r>
    </w:p>
    <w:p w14:paraId="17DDD5A8" w14:textId="4A92BB8F" w:rsidR="007E27DD" w:rsidRDefault="007E27DD" w:rsidP="007E27DD">
      <w:pPr>
        <w:pStyle w:val="ListParagraph"/>
        <w:numPr>
          <w:ilvl w:val="1"/>
          <w:numId w:val="1"/>
        </w:numPr>
      </w:pPr>
      <w:r>
        <w:t>If the player has not reached maxspeed, accelerate by the acceleration</w:t>
      </w:r>
    </w:p>
    <w:p w14:paraId="726CE090" w14:textId="494217C7" w:rsidR="007E27DD" w:rsidRDefault="007E27DD" w:rsidP="007E27DD">
      <w:pPr>
        <w:pStyle w:val="ListParagraph"/>
        <w:numPr>
          <w:ilvl w:val="1"/>
          <w:numId w:val="1"/>
        </w:numPr>
      </w:pPr>
      <w:r>
        <w:t>If the player has reached maxspeed, keep the player’s speed at the maxspeed and ensure the velocity is normalized.</w:t>
      </w:r>
    </w:p>
    <w:p w14:paraId="47109F80" w14:textId="456E3138" w:rsidR="007E27DD" w:rsidRDefault="007E27DD" w:rsidP="007E27DD">
      <w:pPr>
        <w:pStyle w:val="ListParagraph"/>
        <w:numPr>
          <w:ilvl w:val="0"/>
          <w:numId w:val="1"/>
        </w:numPr>
      </w:pPr>
      <w:r>
        <w:t>If the player is being moved by a large object, move slightly over perpendicular to movin_rotation and flipped according to is_push_flipped, then set is_movin_over to false.</w:t>
      </w:r>
    </w:p>
    <w:p w14:paraId="06D04ED1" w14:textId="3EBF0840" w:rsidR="007E27DD" w:rsidRDefault="00F87951" w:rsidP="00F87951">
      <w:r>
        <w:t>void thingy_large_push(): called when a large object such as a WordTrain rams into the player. Sets is_movin_over, movin_rotation, and is_push_flipped to accurately describe the proper move. Leaves the actual moving to thingy_velocity on the next frame.</w:t>
      </w:r>
    </w:p>
    <w:p w14:paraId="0B4FFFA0" w14:textId="6C4ED4B9" w:rsidR="00F87951" w:rsidRDefault="00F87951" w:rsidP="00F87951">
      <w:pPr>
        <w:pStyle w:val="Heading3"/>
      </w:pPr>
      <w:r>
        <w:t>On Ready</w:t>
      </w:r>
    </w:p>
    <w:p w14:paraId="6B0B8ACE" w14:textId="721425E4" w:rsidR="00F87951" w:rsidRDefault="00F87951" w:rsidP="00F87951">
      <w:pPr>
        <w:pStyle w:val="ListParagraph"/>
        <w:numPr>
          <w:ilvl w:val="0"/>
          <w:numId w:val="1"/>
        </w:numPr>
      </w:pPr>
      <w:r>
        <w:t>The interaction area entered and exited are hooked up to their corresponding functions</w:t>
      </w:r>
    </w:p>
    <w:p w14:paraId="07785373" w14:textId="002FFF26" w:rsidR="00F87951" w:rsidRDefault="00F87951" w:rsidP="00F87951">
      <w:pPr>
        <w:pStyle w:val="ListParagraph"/>
        <w:numPr>
          <w:ilvl w:val="0"/>
          <w:numId w:val="1"/>
        </w:numPr>
      </w:pPr>
      <w:r>
        <w:t>A full health bar is signalled to the hud.</w:t>
      </w:r>
    </w:p>
    <w:p w14:paraId="0365B06F" w14:textId="0B310504" w:rsidR="00F87951" w:rsidRDefault="00F87951" w:rsidP="00F87951">
      <w:pPr>
        <w:pStyle w:val="Heading3"/>
      </w:pPr>
      <w:r>
        <w:t>Process</w:t>
      </w:r>
    </w:p>
    <w:p w14:paraId="1DF69F93" w14:textId="1A189A2E" w:rsidR="00F87951" w:rsidRDefault="00F87951" w:rsidP="00F87951">
      <w:pPr>
        <w:pStyle w:val="ListParagraph"/>
        <w:numPr>
          <w:ilvl w:val="0"/>
          <w:numId w:val="1"/>
        </w:numPr>
      </w:pPr>
      <w:r>
        <w:t>Nothing runs in process if a cutscene is running. If it is, the velocity is set to zero and is_in_illinois_for is set to one so the character doesn’t immediately shoot a bullet at the end of a cutscene.</w:t>
      </w:r>
    </w:p>
    <w:p w14:paraId="25271EAB" w14:textId="699A14A1" w:rsidR="00F87951" w:rsidRDefault="00F87951" w:rsidP="00F87951">
      <w:pPr>
        <w:pStyle w:val="ListParagraph"/>
        <w:numPr>
          <w:ilvl w:val="0"/>
          <w:numId w:val="1"/>
        </w:numPr>
      </w:pPr>
      <w:r>
        <w:t>The player first queries the game for the inventory, and then faces the cursor whether using a mouse or a joystick.</w:t>
      </w:r>
    </w:p>
    <w:p w14:paraId="10A051CC" w14:textId="035ACFBB" w:rsidR="00F87951" w:rsidRDefault="00F87951" w:rsidP="00F87951">
      <w:pPr>
        <w:pStyle w:val="ListParagraph"/>
        <w:numPr>
          <w:ilvl w:val="0"/>
          <w:numId w:val="1"/>
        </w:numPr>
      </w:pPr>
      <w:r>
        <w:t>thingy_hazard, velocity, and the gun adjust are then called (hazard should be called before velocity, but in practice it doesn’t matter)</w:t>
      </w:r>
    </w:p>
    <w:p w14:paraId="24887248" w14:textId="2B81E6DF" w:rsidR="00F87951" w:rsidRDefault="00F87951" w:rsidP="00F87951">
      <w:pPr>
        <w:pStyle w:val="ListParagraph"/>
        <w:numPr>
          <w:ilvl w:val="0"/>
          <w:numId w:val="1"/>
        </w:numPr>
      </w:pPr>
      <w:r>
        <w:t>If the shoot button is fired, fire the gun</w:t>
      </w:r>
      <w:r w:rsidR="00D61D7C">
        <w:t>, unless there is an active cutscene firing buffer.</w:t>
      </w:r>
    </w:p>
    <w:p w14:paraId="797CD3B2" w14:textId="35F589A3" w:rsidR="00F87951" w:rsidRDefault="00F87951" w:rsidP="00F87951">
      <w:pPr>
        <w:pStyle w:val="ListParagraph"/>
        <w:numPr>
          <w:ilvl w:val="0"/>
          <w:numId w:val="1"/>
        </w:numPr>
      </w:pPr>
      <w:r>
        <w:t>The player is then moved, and the previous rotation of the player is set to the current one just in case of a controller.</w:t>
      </w:r>
    </w:p>
    <w:p w14:paraId="5A4DCF8D" w14:textId="77777777" w:rsidR="00F87951" w:rsidRPr="00F87951" w:rsidRDefault="00F87951" w:rsidP="00F87951"/>
    <w:sectPr w:rsidR="00F87951" w:rsidRPr="00F8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95555"/>
    <w:multiLevelType w:val="hybridMultilevel"/>
    <w:tmpl w:val="49825AAE"/>
    <w:lvl w:ilvl="0" w:tplc="01C68B4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1F6115"/>
    <w:multiLevelType w:val="hybridMultilevel"/>
    <w:tmpl w:val="C2FE2ADE"/>
    <w:lvl w:ilvl="0" w:tplc="6B5C3D6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864364">
    <w:abstractNumId w:val="0"/>
  </w:num>
  <w:num w:numId="2" w16cid:durableId="1352488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84"/>
    <w:rsid w:val="000D13EF"/>
    <w:rsid w:val="00151A58"/>
    <w:rsid w:val="001C3F03"/>
    <w:rsid w:val="001E5C84"/>
    <w:rsid w:val="0032107C"/>
    <w:rsid w:val="003F6513"/>
    <w:rsid w:val="00470272"/>
    <w:rsid w:val="004806BF"/>
    <w:rsid w:val="004D5C84"/>
    <w:rsid w:val="0063090E"/>
    <w:rsid w:val="007E27DD"/>
    <w:rsid w:val="008109BD"/>
    <w:rsid w:val="0084274E"/>
    <w:rsid w:val="008E30E6"/>
    <w:rsid w:val="00907529"/>
    <w:rsid w:val="00A3131A"/>
    <w:rsid w:val="00BA196C"/>
    <w:rsid w:val="00CA1976"/>
    <w:rsid w:val="00D61D7C"/>
    <w:rsid w:val="00D6741F"/>
    <w:rsid w:val="00F40155"/>
    <w:rsid w:val="00F87951"/>
    <w:rsid w:val="00FA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FC87"/>
  <w15:chartTrackingRefBased/>
  <w15:docId w15:val="{645135C7-2800-4AF7-80CF-0C6173A44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EE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5B70"/>
    <w:pPr>
      <w:keepNext/>
      <w:keepLines/>
      <w:spacing w:before="160" w:after="80"/>
      <w:outlineLvl w:val="2"/>
    </w:pPr>
    <w:rPr>
      <w:rFonts w:eastAsiaTheme="majorEastAsia" w:cstheme="majorBidi"/>
      <w:color w:val="00B0F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7529"/>
    <w:rPr>
      <w:rFonts w:asciiTheme="majorHAnsi" w:eastAsiaTheme="majorEastAsia" w:hAnsiTheme="majorHAnsi" w:cstheme="majorBidi"/>
      <w:color w:val="EE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5B70"/>
    <w:rPr>
      <w:rFonts w:eastAsiaTheme="majorEastAsia" w:cstheme="majorBidi"/>
      <w:color w:val="00B0F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1313</Words>
  <Characters>7487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Bowers</dc:creator>
  <cp:keywords/>
  <dc:description/>
  <cp:lastModifiedBy>Michael Bowers</cp:lastModifiedBy>
  <cp:revision>3</cp:revision>
  <dcterms:created xsi:type="dcterms:W3CDTF">2025-11-30T05:57:00Z</dcterms:created>
  <dcterms:modified xsi:type="dcterms:W3CDTF">2025-11-30T06:05:00Z</dcterms:modified>
</cp:coreProperties>
</file>